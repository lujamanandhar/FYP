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A6D5" w14:textId="77777777" w:rsidR="00AD730E" w:rsidRPr="003124D7" w:rsidRDefault="00AD730E" w:rsidP="00AD730E">
      <w:pPr>
        <w:widowControl w:val="0"/>
        <w:spacing w:line="360" w:lineRule="auto"/>
        <w:jc w:val="center"/>
        <w:rPr>
          <w:rFonts w:cs="Times New Roman"/>
          <w:bCs/>
          <w:color w:val="5A5A5A"/>
          <w:sz w:val="32"/>
          <w:szCs w:val="32"/>
        </w:rPr>
      </w:pPr>
      <w:r w:rsidRPr="003124D7">
        <w:rPr>
          <w:rFonts w:cs="Times New Roman"/>
          <w:bCs/>
          <w:noProof/>
          <w:color w:val="5A5A5A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FF4F3AE" wp14:editId="133527EA">
            <wp:simplePos x="0" y="0"/>
            <wp:positionH relativeFrom="margin">
              <wp:posOffset>3363595</wp:posOffset>
            </wp:positionH>
            <wp:positionV relativeFrom="paragraph">
              <wp:posOffset>0</wp:posOffset>
            </wp:positionV>
            <wp:extent cx="2581910" cy="1288415"/>
            <wp:effectExtent l="0" t="0" r="8890" b="6985"/>
            <wp:wrapSquare wrapText="bothSides"/>
            <wp:docPr id="239466105" name="Picture 29" descr="A logo for a colle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logo for a colle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128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24D7">
        <w:rPr>
          <w:rFonts w:cs="Times New Roman"/>
          <w:bCs/>
          <w:noProof/>
          <w:color w:val="5A5A5A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948FD58" wp14:editId="002C01CC">
            <wp:simplePos x="0" y="0"/>
            <wp:positionH relativeFrom="margin">
              <wp:posOffset>151765</wp:posOffset>
            </wp:positionH>
            <wp:positionV relativeFrom="paragraph">
              <wp:posOffset>0</wp:posOffset>
            </wp:positionV>
            <wp:extent cx="2374900" cy="1329690"/>
            <wp:effectExtent l="0" t="0" r="6350" b="3810"/>
            <wp:wrapSquare wrapText="bothSides"/>
            <wp:docPr id="832406966" name="Picture 28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logo for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32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B07D5" w14:textId="77777777" w:rsidR="00AD730E" w:rsidRPr="003124D7" w:rsidRDefault="00AD730E" w:rsidP="00AD730E">
      <w:pPr>
        <w:widowControl w:val="0"/>
        <w:spacing w:line="360" w:lineRule="auto"/>
        <w:jc w:val="center"/>
        <w:rPr>
          <w:rFonts w:cs="Times New Roman"/>
          <w:bCs/>
          <w:color w:val="5A5A5A"/>
          <w:sz w:val="32"/>
          <w:szCs w:val="32"/>
        </w:rPr>
      </w:pPr>
    </w:p>
    <w:p w14:paraId="396830AD" w14:textId="77777777" w:rsidR="00AD730E" w:rsidRPr="009F13D4" w:rsidRDefault="00AD730E" w:rsidP="00AD730E">
      <w:pPr>
        <w:widowControl w:val="0"/>
        <w:spacing w:line="360" w:lineRule="auto"/>
        <w:jc w:val="center"/>
        <w:rPr>
          <w:rFonts w:cs="Times New Roman"/>
          <w:bCs/>
          <w:color w:val="5A5A5A"/>
          <w:sz w:val="32"/>
          <w:szCs w:val="32"/>
        </w:rPr>
      </w:pPr>
    </w:p>
    <w:p w14:paraId="6D201C76" w14:textId="77777777" w:rsidR="00AD730E" w:rsidRPr="009F13D4" w:rsidRDefault="00AD730E" w:rsidP="00AD730E">
      <w:pPr>
        <w:widowControl w:val="0"/>
        <w:spacing w:line="360" w:lineRule="auto"/>
        <w:rPr>
          <w:rFonts w:cs="Times New Roman"/>
          <w:b/>
          <w:bCs/>
          <w:color w:val="5A5A5A"/>
          <w:sz w:val="32"/>
          <w:szCs w:val="32"/>
        </w:rPr>
      </w:pPr>
    </w:p>
    <w:p w14:paraId="03F0C857" w14:textId="77777777" w:rsidR="00AD730E" w:rsidRPr="00734ADF" w:rsidRDefault="00AD730E" w:rsidP="00AD730E">
      <w:pPr>
        <w:widowControl w:val="0"/>
        <w:spacing w:line="360" w:lineRule="auto"/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XSpec="center" w:tblpY="143"/>
        <w:tblW w:w="11283" w:type="dxa"/>
        <w:tblLook w:val="04A0" w:firstRow="1" w:lastRow="0" w:firstColumn="1" w:lastColumn="0" w:noHBand="0" w:noVBand="1"/>
      </w:tblPr>
      <w:tblGrid>
        <w:gridCol w:w="2644"/>
        <w:gridCol w:w="2614"/>
        <w:gridCol w:w="3291"/>
        <w:gridCol w:w="2734"/>
      </w:tblGrid>
      <w:tr w:rsidR="00AD730E" w:rsidRPr="009F13D4" w14:paraId="2F377D6E" w14:textId="77777777" w:rsidTr="005F1FE6">
        <w:trPr>
          <w:trHeight w:val="659"/>
        </w:trPr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2739E" w14:textId="77777777" w:rsidR="00AD730E" w:rsidRPr="009F13D4" w:rsidRDefault="00AD730E" w:rsidP="005F1FE6">
            <w:pPr>
              <w:widowControl w:val="0"/>
              <w:spacing w:after="160" w:line="360" w:lineRule="auto"/>
              <w:jc w:val="center"/>
              <w:rPr>
                <w:rFonts w:cs="Times New Roman"/>
                <w:b/>
                <w:bCs/>
                <w:color w:val="5A5A5A"/>
                <w:sz w:val="32"/>
                <w:szCs w:val="32"/>
              </w:rPr>
            </w:pPr>
            <w:r w:rsidRPr="009F13D4">
              <w:rPr>
                <w:rFonts w:cs="Times New Roman"/>
                <w:b/>
                <w:bCs/>
                <w:color w:val="5A5A5A"/>
                <w:sz w:val="32"/>
                <w:szCs w:val="32"/>
              </w:rPr>
              <w:t>Academic Year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A4F36" w14:textId="77777777" w:rsidR="00AD730E" w:rsidRPr="009F13D4" w:rsidRDefault="00AD730E" w:rsidP="005F1FE6">
            <w:pPr>
              <w:widowControl w:val="0"/>
              <w:spacing w:after="160" w:line="360" w:lineRule="auto"/>
              <w:jc w:val="center"/>
              <w:rPr>
                <w:rFonts w:cs="Times New Roman"/>
                <w:b/>
                <w:bCs/>
                <w:color w:val="5A5A5A"/>
                <w:sz w:val="32"/>
                <w:szCs w:val="32"/>
              </w:rPr>
            </w:pPr>
            <w:r w:rsidRPr="009F13D4">
              <w:rPr>
                <w:rFonts w:cs="Times New Roman"/>
                <w:b/>
                <w:bCs/>
                <w:color w:val="5A5A5A"/>
                <w:sz w:val="32"/>
                <w:szCs w:val="32"/>
              </w:rPr>
              <w:t>Module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DAA27" w14:textId="77777777" w:rsidR="00AD730E" w:rsidRPr="009F13D4" w:rsidRDefault="00AD730E" w:rsidP="005F1FE6">
            <w:pPr>
              <w:widowControl w:val="0"/>
              <w:spacing w:after="160" w:line="360" w:lineRule="auto"/>
              <w:jc w:val="center"/>
              <w:rPr>
                <w:rFonts w:cs="Times New Roman"/>
                <w:b/>
                <w:bCs/>
                <w:color w:val="5A5A5A"/>
                <w:sz w:val="32"/>
                <w:szCs w:val="32"/>
              </w:rPr>
            </w:pPr>
            <w:r>
              <w:rPr>
                <w:rFonts w:cs="Times New Roman"/>
                <w:b/>
                <w:bCs/>
                <w:color w:val="5A5A5A"/>
                <w:sz w:val="32"/>
                <w:szCs w:val="32"/>
              </w:rPr>
              <w:t>Diagram Draft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56458" w14:textId="77777777" w:rsidR="00AD730E" w:rsidRPr="009F13D4" w:rsidRDefault="00AD730E" w:rsidP="005F1FE6">
            <w:pPr>
              <w:widowControl w:val="0"/>
              <w:spacing w:after="160" w:line="360" w:lineRule="auto"/>
              <w:jc w:val="center"/>
              <w:rPr>
                <w:rFonts w:cs="Times New Roman"/>
                <w:b/>
                <w:bCs/>
                <w:color w:val="5A5A5A"/>
                <w:sz w:val="32"/>
                <w:szCs w:val="32"/>
              </w:rPr>
            </w:pPr>
            <w:r w:rsidRPr="009F13D4">
              <w:rPr>
                <w:rFonts w:cs="Times New Roman"/>
                <w:b/>
                <w:bCs/>
                <w:color w:val="5A5A5A"/>
                <w:sz w:val="32"/>
                <w:szCs w:val="32"/>
              </w:rPr>
              <w:t>Type</w:t>
            </w:r>
          </w:p>
        </w:tc>
      </w:tr>
      <w:tr w:rsidR="00AD730E" w:rsidRPr="009F13D4" w14:paraId="550C8633" w14:textId="77777777" w:rsidTr="005F1FE6">
        <w:trPr>
          <w:trHeight w:val="879"/>
        </w:trPr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3A94B" w14:textId="77777777" w:rsidR="00AD730E" w:rsidRPr="009F13D4" w:rsidRDefault="00AD730E" w:rsidP="005F1FE6">
            <w:pPr>
              <w:widowControl w:val="0"/>
              <w:spacing w:after="160" w:line="360" w:lineRule="auto"/>
              <w:jc w:val="center"/>
              <w:rPr>
                <w:rFonts w:cs="Times New Roman"/>
                <w:bCs/>
                <w:color w:val="5A5A5A"/>
                <w:sz w:val="32"/>
                <w:szCs w:val="32"/>
              </w:rPr>
            </w:pPr>
            <w:r w:rsidRPr="009F13D4">
              <w:rPr>
                <w:rFonts w:cs="Times New Roman"/>
                <w:bCs/>
                <w:color w:val="000000" w:themeColor="text1"/>
                <w:sz w:val="32"/>
                <w:szCs w:val="32"/>
              </w:rPr>
              <w:t>2025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9544" w14:textId="77777777" w:rsidR="00AD730E" w:rsidRPr="009F13D4" w:rsidRDefault="00AD730E" w:rsidP="005F1FE6">
            <w:pPr>
              <w:widowControl w:val="0"/>
              <w:spacing w:after="160" w:line="360" w:lineRule="auto"/>
              <w:jc w:val="center"/>
              <w:rPr>
                <w:rFonts w:cs="Times New Roman"/>
                <w:bCs/>
                <w:color w:val="5A5A5A"/>
                <w:sz w:val="32"/>
                <w:szCs w:val="32"/>
              </w:rPr>
            </w:pPr>
            <w:r>
              <w:rPr>
                <w:rFonts w:eastAsia="Proxima Nova" w:cs="Times New Roman"/>
                <w:bCs/>
                <w:sz w:val="32"/>
                <w:szCs w:val="32"/>
              </w:rPr>
              <w:t>Project and Professionalism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4FE48" w14:textId="77777777" w:rsidR="00AD730E" w:rsidRPr="009F13D4" w:rsidRDefault="00AD730E" w:rsidP="005F1FE6">
            <w:pPr>
              <w:widowControl w:val="0"/>
              <w:spacing w:after="160" w:line="360" w:lineRule="auto"/>
              <w:jc w:val="center"/>
              <w:rPr>
                <w:rFonts w:cs="Times New Roman"/>
                <w:bCs/>
                <w:color w:val="5A5A5A"/>
                <w:sz w:val="32"/>
                <w:szCs w:val="32"/>
              </w:rPr>
            </w:pPr>
            <w:r>
              <w:rPr>
                <w:rFonts w:cs="Times New Roman"/>
                <w:bCs/>
                <w:color w:val="5A5A5A"/>
                <w:sz w:val="32"/>
                <w:szCs w:val="32"/>
              </w:rPr>
              <w:t>D1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C1347" w14:textId="77777777" w:rsidR="00AD730E" w:rsidRPr="009F13D4" w:rsidRDefault="00AD730E" w:rsidP="005F1FE6">
            <w:pPr>
              <w:widowControl w:val="0"/>
              <w:spacing w:after="160" w:line="360" w:lineRule="auto"/>
              <w:jc w:val="center"/>
              <w:rPr>
                <w:rFonts w:cs="Times New Roman"/>
                <w:bCs/>
                <w:color w:val="5A5A5A"/>
                <w:sz w:val="32"/>
                <w:szCs w:val="32"/>
              </w:rPr>
            </w:pPr>
            <w:r>
              <w:rPr>
                <w:rFonts w:cs="Times New Roman"/>
                <w:bCs/>
                <w:color w:val="000000" w:themeColor="text1"/>
                <w:sz w:val="32"/>
                <w:szCs w:val="32"/>
              </w:rPr>
              <w:t>Review</w:t>
            </w:r>
          </w:p>
        </w:tc>
      </w:tr>
    </w:tbl>
    <w:p w14:paraId="5C853296" w14:textId="77777777" w:rsidR="00AD730E" w:rsidRPr="009F13D4" w:rsidRDefault="00AD730E" w:rsidP="00AD730E">
      <w:pPr>
        <w:widowControl w:val="0"/>
        <w:spacing w:line="360" w:lineRule="auto"/>
        <w:jc w:val="center"/>
        <w:rPr>
          <w:rFonts w:cs="Times New Roman"/>
          <w:bCs/>
          <w:color w:val="5A5A5A"/>
          <w:sz w:val="32"/>
          <w:szCs w:val="32"/>
        </w:rPr>
      </w:pPr>
    </w:p>
    <w:p w14:paraId="7CF27915" w14:textId="77777777" w:rsidR="00AD730E" w:rsidRPr="00E878BF" w:rsidRDefault="00AD730E" w:rsidP="00AD730E">
      <w:pPr>
        <w:widowControl w:val="0"/>
        <w:spacing w:line="360" w:lineRule="auto"/>
        <w:jc w:val="center"/>
        <w:rPr>
          <w:rFonts w:cs="Times New Roman"/>
          <w:bCs/>
          <w:color w:val="5A5A5A"/>
          <w:sz w:val="28"/>
          <w:szCs w:val="28"/>
        </w:rPr>
      </w:pPr>
      <w:r w:rsidRPr="00E878BF">
        <w:rPr>
          <w:rFonts w:cs="Times New Roman"/>
          <w:bCs/>
          <w:color w:val="5A5A5A"/>
          <w:sz w:val="28"/>
          <w:szCs w:val="28"/>
        </w:rPr>
        <w:t xml:space="preserve">Student ID: </w:t>
      </w:r>
      <w:r w:rsidRPr="00E878BF">
        <w:rPr>
          <w:rFonts w:cs="Times New Roman"/>
          <w:bCs/>
          <w:color w:val="000000" w:themeColor="text1"/>
          <w:sz w:val="28"/>
          <w:szCs w:val="28"/>
        </w:rPr>
        <w:t>240707</w:t>
      </w:r>
    </w:p>
    <w:p w14:paraId="7D1C1D9A" w14:textId="77777777" w:rsidR="00AD730E" w:rsidRPr="00E878BF" w:rsidRDefault="00AD730E" w:rsidP="00AD730E">
      <w:pPr>
        <w:widowControl w:val="0"/>
        <w:spacing w:line="360" w:lineRule="auto"/>
        <w:jc w:val="center"/>
        <w:rPr>
          <w:rFonts w:cs="Times New Roman"/>
          <w:bCs/>
          <w:color w:val="000000" w:themeColor="text1"/>
          <w:sz w:val="28"/>
          <w:szCs w:val="28"/>
        </w:rPr>
      </w:pPr>
      <w:r w:rsidRPr="00E878BF">
        <w:rPr>
          <w:rFonts w:cs="Times New Roman"/>
          <w:bCs/>
          <w:color w:val="5A5A5A"/>
          <w:sz w:val="28"/>
          <w:szCs w:val="28"/>
        </w:rPr>
        <w:t xml:space="preserve">Student Name: </w:t>
      </w:r>
      <w:r w:rsidRPr="00E878BF">
        <w:rPr>
          <w:rFonts w:cs="Times New Roman"/>
          <w:bCs/>
          <w:color w:val="000000" w:themeColor="text1"/>
          <w:sz w:val="28"/>
          <w:szCs w:val="28"/>
        </w:rPr>
        <w:t>Luja Ratna Manandhar</w:t>
      </w:r>
    </w:p>
    <w:p w14:paraId="3AA88A44" w14:textId="77777777" w:rsidR="00AD730E" w:rsidRPr="00E878BF" w:rsidRDefault="00AD730E" w:rsidP="00AD730E">
      <w:pPr>
        <w:widowControl w:val="0"/>
        <w:spacing w:line="360" w:lineRule="auto"/>
        <w:jc w:val="center"/>
        <w:rPr>
          <w:rFonts w:cs="Times New Roman"/>
          <w:bCs/>
          <w:color w:val="5A5A5A"/>
          <w:sz w:val="28"/>
          <w:szCs w:val="28"/>
        </w:rPr>
      </w:pPr>
      <w:r w:rsidRPr="00E878BF">
        <w:rPr>
          <w:rFonts w:cs="Times New Roman"/>
          <w:bCs/>
          <w:color w:val="5A5A5A"/>
          <w:sz w:val="28"/>
          <w:szCs w:val="28"/>
        </w:rPr>
        <w:t xml:space="preserve">Group: </w:t>
      </w:r>
      <w:r w:rsidRPr="00E878BF">
        <w:rPr>
          <w:rFonts w:cs="Times New Roman"/>
          <w:bCs/>
          <w:color w:val="000000" w:themeColor="text1"/>
          <w:sz w:val="28"/>
          <w:szCs w:val="28"/>
        </w:rPr>
        <w:t>L5CG5</w:t>
      </w:r>
    </w:p>
    <w:p w14:paraId="6ECD2D24" w14:textId="77777777" w:rsidR="00AD730E" w:rsidRPr="00E878BF" w:rsidRDefault="00AD730E" w:rsidP="00AD730E">
      <w:pPr>
        <w:widowControl w:val="0"/>
        <w:spacing w:line="360" w:lineRule="auto"/>
        <w:jc w:val="center"/>
        <w:rPr>
          <w:rFonts w:cs="Times New Roman"/>
          <w:bCs/>
          <w:color w:val="5A5A5A"/>
          <w:sz w:val="28"/>
          <w:szCs w:val="28"/>
        </w:rPr>
      </w:pPr>
      <w:r>
        <w:rPr>
          <w:rFonts w:cs="Times New Roman"/>
          <w:bCs/>
          <w:color w:val="5A5A5A"/>
          <w:sz w:val="28"/>
          <w:szCs w:val="28"/>
        </w:rPr>
        <w:t>Supervisor</w:t>
      </w:r>
      <w:r w:rsidRPr="00E878BF">
        <w:rPr>
          <w:rFonts w:cs="Times New Roman"/>
          <w:bCs/>
          <w:color w:val="5A5A5A"/>
          <w:sz w:val="28"/>
          <w:szCs w:val="28"/>
        </w:rPr>
        <w:t xml:space="preserve">: </w:t>
      </w:r>
      <w:r>
        <w:rPr>
          <w:rFonts w:cs="Times New Roman"/>
          <w:bCs/>
          <w:color w:val="000000" w:themeColor="text1"/>
          <w:sz w:val="28"/>
          <w:szCs w:val="28"/>
        </w:rPr>
        <w:t xml:space="preserve">Johan Tandukar </w:t>
      </w:r>
    </w:p>
    <w:p w14:paraId="5049A122" w14:textId="77777777" w:rsidR="00AD730E" w:rsidRPr="001B0AE4" w:rsidRDefault="00AD730E" w:rsidP="00AD730E">
      <w:pPr>
        <w:widowControl w:val="0"/>
        <w:spacing w:line="360" w:lineRule="auto"/>
        <w:jc w:val="center"/>
        <w:rPr>
          <w:rFonts w:cs="Times New Roman"/>
          <w:bCs/>
          <w:color w:val="5A5A5A"/>
          <w:sz w:val="28"/>
          <w:szCs w:val="28"/>
        </w:rPr>
      </w:pPr>
    </w:p>
    <w:p w14:paraId="33B77449" w14:textId="77777777" w:rsidR="00AD730E" w:rsidRDefault="00AD730E" w:rsidP="00AD730E">
      <w:pPr>
        <w:widowControl w:val="0"/>
        <w:spacing w:line="360" w:lineRule="auto"/>
        <w:jc w:val="center"/>
        <w:rPr>
          <w:rFonts w:cs="Times New Roman"/>
          <w:bCs/>
          <w:color w:val="000000" w:themeColor="text1"/>
          <w:sz w:val="28"/>
          <w:szCs w:val="28"/>
        </w:rPr>
      </w:pPr>
    </w:p>
    <w:p w14:paraId="26926C02" w14:textId="77777777" w:rsidR="00057BB2" w:rsidRDefault="00057BB2" w:rsidP="00AD730E"/>
    <w:p w14:paraId="1A30FA02" w14:textId="77777777" w:rsidR="001C24FB" w:rsidRDefault="001C24FB" w:rsidP="00AD730E"/>
    <w:p w14:paraId="1EBC6512" w14:textId="77777777" w:rsidR="001C24FB" w:rsidRDefault="001C24FB" w:rsidP="00AD730E"/>
    <w:p w14:paraId="57C5205E" w14:textId="77777777" w:rsidR="001C24FB" w:rsidRDefault="001C24FB" w:rsidP="00AD730E"/>
    <w:p w14:paraId="47BE98DB" w14:textId="77777777" w:rsidR="001C24FB" w:rsidRDefault="001C24FB" w:rsidP="00AD730E"/>
    <w:p w14:paraId="349C559B" w14:textId="1C31C525" w:rsidR="001C24FB" w:rsidRDefault="001C24FB" w:rsidP="001C24FB">
      <w:pPr>
        <w:rPr>
          <w:sz w:val="32"/>
          <w:szCs w:val="32"/>
        </w:rPr>
      </w:pPr>
      <w:r w:rsidRPr="001C24FB">
        <w:rPr>
          <w:sz w:val="32"/>
          <w:szCs w:val="32"/>
        </w:rPr>
        <w:lastRenderedPageBreak/>
        <w:t>Abstract:</w:t>
      </w:r>
    </w:p>
    <w:p w14:paraId="0307B65B" w14:textId="77777777" w:rsidR="001C24FB" w:rsidRDefault="001C24FB" w:rsidP="001C24FB">
      <w:pPr>
        <w:rPr>
          <w:sz w:val="32"/>
          <w:szCs w:val="32"/>
        </w:rPr>
      </w:pPr>
    </w:p>
    <w:p w14:paraId="3A63AC1D" w14:textId="77777777" w:rsidR="001C24FB" w:rsidRDefault="001C24FB" w:rsidP="001C24FB">
      <w:pPr>
        <w:rPr>
          <w:sz w:val="32"/>
          <w:szCs w:val="32"/>
        </w:rPr>
      </w:pPr>
    </w:p>
    <w:p w14:paraId="4120FDBE" w14:textId="77777777" w:rsidR="001C24FB" w:rsidRDefault="001C24FB" w:rsidP="001C24FB">
      <w:pPr>
        <w:rPr>
          <w:sz w:val="32"/>
          <w:szCs w:val="32"/>
        </w:rPr>
      </w:pPr>
    </w:p>
    <w:p w14:paraId="5E14A78C" w14:textId="77777777" w:rsidR="001C24FB" w:rsidRDefault="001C24FB" w:rsidP="001C24FB">
      <w:pPr>
        <w:rPr>
          <w:sz w:val="32"/>
          <w:szCs w:val="32"/>
        </w:rPr>
      </w:pPr>
    </w:p>
    <w:p w14:paraId="358DC39E" w14:textId="77777777" w:rsidR="001C24FB" w:rsidRDefault="001C24FB" w:rsidP="001C24FB">
      <w:pPr>
        <w:rPr>
          <w:sz w:val="32"/>
          <w:szCs w:val="32"/>
        </w:rPr>
      </w:pPr>
    </w:p>
    <w:p w14:paraId="15C3FAAC" w14:textId="77777777" w:rsidR="001C24FB" w:rsidRDefault="001C24FB" w:rsidP="001C24FB">
      <w:pPr>
        <w:rPr>
          <w:sz w:val="32"/>
          <w:szCs w:val="32"/>
        </w:rPr>
      </w:pPr>
    </w:p>
    <w:p w14:paraId="7AB28C9D" w14:textId="77777777" w:rsidR="001C24FB" w:rsidRDefault="001C24FB" w:rsidP="001C24FB">
      <w:pPr>
        <w:rPr>
          <w:sz w:val="32"/>
          <w:szCs w:val="32"/>
        </w:rPr>
      </w:pPr>
    </w:p>
    <w:p w14:paraId="7DD459A2" w14:textId="77777777" w:rsidR="001C24FB" w:rsidRDefault="001C24FB" w:rsidP="001C24FB">
      <w:pPr>
        <w:rPr>
          <w:sz w:val="32"/>
          <w:szCs w:val="32"/>
        </w:rPr>
      </w:pPr>
    </w:p>
    <w:p w14:paraId="7667CFDD" w14:textId="77777777" w:rsidR="001C24FB" w:rsidRDefault="001C24FB" w:rsidP="001C24FB">
      <w:pPr>
        <w:rPr>
          <w:sz w:val="32"/>
          <w:szCs w:val="32"/>
        </w:rPr>
      </w:pPr>
    </w:p>
    <w:p w14:paraId="602494AB" w14:textId="77777777" w:rsidR="001C24FB" w:rsidRDefault="001C24FB" w:rsidP="001C24FB">
      <w:pPr>
        <w:rPr>
          <w:sz w:val="32"/>
          <w:szCs w:val="32"/>
        </w:rPr>
      </w:pPr>
    </w:p>
    <w:p w14:paraId="1C53C78B" w14:textId="77777777" w:rsidR="001C24FB" w:rsidRDefault="001C24FB" w:rsidP="001C24FB">
      <w:pPr>
        <w:rPr>
          <w:sz w:val="32"/>
          <w:szCs w:val="32"/>
        </w:rPr>
      </w:pPr>
    </w:p>
    <w:p w14:paraId="052CFD51" w14:textId="77777777" w:rsidR="001C24FB" w:rsidRDefault="001C24FB" w:rsidP="001C24FB">
      <w:pPr>
        <w:rPr>
          <w:sz w:val="32"/>
          <w:szCs w:val="32"/>
        </w:rPr>
      </w:pPr>
    </w:p>
    <w:p w14:paraId="2DAA4BDE" w14:textId="77777777" w:rsidR="001C24FB" w:rsidRDefault="001C24FB" w:rsidP="001C24FB">
      <w:pPr>
        <w:rPr>
          <w:sz w:val="32"/>
          <w:szCs w:val="32"/>
        </w:rPr>
      </w:pPr>
    </w:p>
    <w:p w14:paraId="58F8BDA8" w14:textId="77777777" w:rsidR="001C24FB" w:rsidRDefault="001C24FB" w:rsidP="001C24FB">
      <w:pPr>
        <w:rPr>
          <w:sz w:val="32"/>
          <w:szCs w:val="32"/>
        </w:rPr>
      </w:pPr>
    </w:p>
    <w:p w14:paraId="1DE8D8FF" w14:textId="77777777" w:rsidR="001C24FB" w:rsidRDefault="001C24FB" w:rsidP="001C24FB">
      <w:pPr>
        <w:rPr>
          <w:sz w:val="32"/>
          <w:szCs w:val="32"/>
        </w:rPr>
      </w:pPr>
    </w:p>
    <w:p w14:paraId="1ABD545C" w14:textId="77777777" w:rsidR="001C24FB" w:rsidRDefault="001C24FB" w:rsidP="001C24FB">
      <w:pPr>
        <w:rPr>
          <w:sz w:val="32"/>
          <w:szCs w:val="32"/>
        </w:rPr>
      </w:pPr>
    </w:p>
    <w:p w14:paraId="5545B930" w14:textId="77777777" w:rsidR="001C24FB" w:rsidRDefault="001C24FB" w:rsidP="001C24FB">
      <w:pPr>
        <w:rPr>
          <w:sz w:val="32"/>
          <w:szCs w:val="32"/>
        </w:rPr>
      </w:pPr>
    </w:p>
    <w:p w14:paraId="633188FA" w14:textId="77777777" w:rsidR="001C24FB" w:rsidRDefault="001C24FB" w:rsidP="001C24FB">
      <w:pPr>
        <w:rPr>
          <w:sz w:val="32"/>
          <w:szCs w:val="32"/>
        </w:rPr>
      </w:pPr>
    </w:p>
    <w:p w14:paraId="5FD27A7A" w14:textId="77777777" w:rsidR="001C24FB" w:rsidRDefault="001C24FB" w:rsidP="001C24FB">
      <w:pPr>
        <w:rPr>
          <w:sz w:val="32"/>
          <w:szCs w:val="32"/>
        </w:rPr>
      </w:pPr>
    </w:p>
    <w:p w14:paraId="3F9BE2B3" w14:textId="77777777" w:rsidR="001C24FB" w:rsidRDefault="001C24FB" w:rsidP="001C24FB">
      <w:pPr>
        <w:rPr>
          <w:sz w:val="32"/>
          <w:szCs w:val="32"/>
        </w:rPr>
      </w:pPr>
    </w:p>
    <w:p w14:paraId="7EF6DFFE" w14:textId="77777777" w:rsidR="001C24FB" w:rsidRDefault="001C24FB" w:rsidP="001C24FB">
      <w:pPr>
        <w:rPr>
          <w:sz w:val="32"/>
          <w:szCs w:val="32"/>
        </w:rPr>
      </w:pPr>
    </w:p>
    <w:sdt>
      <w:sdtPr>
        <w:id w:val="203137774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EF40FDB" w14:textId="3E70F7DD" w:rsidR="001C24FB" w:rsidRPr="001C24FB" w:rsidRDefault="001C24FB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1C24FB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141114F6" w14:textId="438AC9EA" w:rsidR="001C24FB" w:rsidRDefault="001C24FB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6461829E" w14:textId="77777777" w:rsidR="001C24FB" w:rsidRDefault="001C24FB" w:rsidP="001C24FB">
      <w:pPr>
        <w:rPr>
          <w:sz w:val="32"/>
          <w:szCs w:val="32"/>
        </w:rPr>
      </w:pPr>
    </w:p>
    <w:p w14:paraId="245C1977" w14:textId="77777777" w:rsidR="001C24FB" w:rsidRDefault="001C24FB" w:rsidP="001C24FB">
      <w:pPr>
        <w:rPr>
          <w:sz w:val="32"/>
          <w:szCs w:val="32"/>
        </w:rPr>
      </w:pPr>
    </w:p>
    <w:p w14:paraId="315EC178" w14:textId="77777777" w:rsidR="001C24FB" w:rsidRDefault="001C24FB" w:rsidP="001C24FB">
      <w:pPr>
        <w:rPr>
          <w:sz w:val="32"/>
          <w:szCs w:val="32"/>
        </w:rPr>
      </w:pPr>
    </w:p>
    <w:p w14:paraId="3B8D0F24" w14:textId="77777777" w:rsidR="001C24FB" w:rsidRDefault="001C24FB" w:rsidP="001C24FB">
      <w:pPr>
        <w:rPr>
          <w:sz w:val="32"/>
          <w:szCs w:val="32"/>
        </w:rPr>
      </w:pPr>
    </w:p>
    <w:p w14:paraId="3BBEA2B8" w14:textId="77777777" w:rsidR="001C24FB" w:rsidRDefault="001C24FB" w:rsidP="001C24FB">
      <w:pPr>
        <w:rPr>
          <w:sz w:val="32"/>
          <w:szCs w:val="32"/>
        </w:rPr>
      </w:pPr>
    </w:p>
    <w:p w14:paraId="7A5C9951" w14:textId="77777777" w:rsidR="001C24FB" w:rsidRDefault="001C24FB" w:rsidP="001C24FB">
      <w:pPr>
        <w:rPr>
          <w:sz w:val="32"/>
          <w:szCs w:val="32"/>
        </w:rPr>
      </w:pPr>
    </w:p>
    <w:p w14:paraId="42FFA2CF" w14:textId="77777777" w:rsidR="001C24FB" w:rsidRDefault="001C24FB" w:rsidP="001C24FB">
      <w:pPr>
        <w:rPr>
          <w:sz w:val="32"/>
          <w:szCs w:val="32"/>
        </w:rPr>
      </w:pPr>
    </w:p>
    <w:p w14:paraId="2DFE821C" w14:textId="77777777" w:rsidR="001C24FB" w:rsidRDefault="001C24FB" w:rsidP="001C24FB">
      <w:pPr>
        <w:rPr>
          <w:sz w:val="32"/>
          <w:szCs w:val="32"/>
        </w:rPr>
      </w:pPr>
    </w:p>
    <w:p w14:paraId="79504D33" w14:textId="77777777" w:rsidR="001C24FB" w:rsidRDefault="001C24FB" w:rsidP="001C24FB">
      <w:pPr>
        <w:rPr>
          <w:sz w:val="32"/>
          <w:szCs w:val="32"/>
        </w:rPr>
      </w:pPr>
    </w:p>
    <w:p w14:paraId="540ED903" w14:textId="77777777" w:rsidR="001C24FB" w:rsidRDefault="001C24FB" w:rsidP="001C24FB">
      <w:pPr>
        <w:rPr>
          <w:sz w:val="32"/>
          <w:szCs w:val="32"/>
        </w:rPr>
        <w:sectPr w:rsidR="001C24FB"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456A60" w14:textId="6180F8A6" w:rsidR="001C24FB" w:rsidRDefault="001C24FB" w:rsidP="001C24FB">
      <w:pPr>
        <w:pStyle w:val="Heading1"/>
        <w:numPr>
          <w:ilvl w:val="0"/>
          <w:numId w:val="1"/>
        </w:numPr>
      </w:pPr>
      <w:r>
        <w:lastRenderedPageBreak/>
        <w:t>User Management</w:t>
      </w:r>
    </w:p>
    <w:p w14:paraId="4EDCC8D5" w14:textId="42CAC67C" w:rsidR="00D26080" w:rsidRDefault="00ED40D5" w:rsidP="00D26080">
      <w:pPr>
        <w:pStyle w:val="Heading2"/>
        <w:numPr>
          <w:ilvl w:val="1"/>
          <w:numId w:val="1"/>
        </w:numPr>
      </w:pPr>
      <w:r>
        <w:t>SRS: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2897"/>
        <w:gridCol w:w="1568"/>
        <w:gridCol w:w="4138"/>
      </w:tblGrid>
      <w:tr w:rsidR="00D26080" w:rsidRPr="00383BD5" w14:paraId="77093218" w14:textId="77777777" w:rsidTr="00D2608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3FE48" w14:textId="77777777" w:rsidR="00D26080" w:rsidRPr="00383BD5" w:rsidRDefault="00D26080" w:rsidP="005F1FE6">
            <w:pPr>
              <w:rPr>
                <w:rFonts w:cs="Times New Roman"/>
                <w:b/>
                <w:bCs/>
              </w:rPr>
            </w:pPr>
            <w:r w:rsidRPr="00383BD5"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EDCE2" w14:textId="77777777" w:rsidR="00D26080" w:rsidRPr="00383BD5" w:rsidRDefault="00D26080" w:rsidP="005F1FE6">
            <w:pPr>
              <w:rPr>
                <w:rFonts w:cs="Times New Roman"/>
                <w:b/>
                <w:bCs/>
              </w:rPr>
            </w:pPr>
            <w:r w:rsidRPr="00383BD5">
              <w:rPr>
                <w:rFonts w:cs="Times New Roman"/>
                <w:b/>
                <w:bCs/>
              </w:rPr>
              <w:t>User Story /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CA3F1" w14:textId="77777777" w:rsidR="00D26080" w:rsidRPr="00383BD5" w:rsidRDefault="00D26080" w:rsidP="005F1FE6">
            <w:pPr>
              <w:rPr>
                <w:rFonts w:cs="Times New Roman"/>
                <w:b/>
                <w:bCs/>
              </w:rPr>
            </w:pPr>
            <w:r w:rsidRPr="00383BD5">
              <w:rPr>
                <w:rFonts w:cs="Times New Roman"/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A263A" w14:textId="77777777" w:rsidR="00D26080" w:rsidRPr="00383BD5" w:rsidRDefault="00D26080" w:rsidP="005F1FE6">
            <w:pPr>
              <w:rPr>
                <w:rFonts w:cs="Times New Roman"/>
                <w:b/>
                <w:bCs/>
              </w:rPr>
            </w:pPr>
            <w:r w:rsidRPr="00383BD5">
              <w:rPr>
                <w:rFonts w:cs="Times New Roman"/>
                <w:b/>
                <w:bCs/>
              </w:rPr>
              <w:t>Acceptance Criteria</w:t>
            </w:r>
          </w:p>
        </w:tc>
      </w:tr>
      <w:tr w:rsidR="00D26080" w:rsidRPr="00383BD5" w14:paraId="06C6BEFF" w14:textId="77777777" w:rsidTr="00D260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3B74F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UM-01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C1D73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As a user, I want to register with email and password so that I can create an account.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2B71D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7DAEF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User can enter valid email, password, and basic profile; duplicate email is rejected with a clear message; on success, a new user record is created and the user is taken to the main dashboard.</w:t>
            </w:r>
          </w:p>
        </w:tc>
      </w:tr>
      <w:tr w:rsidR="00D26080" w:rsidRPr="00383BD5" w14:paraId="54DF9770" w14:textId="77777777" w:rsidTr="00D260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9EAA5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UM-02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B83A6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As a user, I want to log in and log out so that I can securely access my account.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64AA1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9B55D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Valid credentials create a session and show the dashboard; invalid credentials show an error and do not create a session; logout ends the session and returns to login screen.</w:t>
            </w:r>
          </w:p>
        </w:tc>
      </w:tr>
      <w:tr w:rsidR="00D26080" w:rsidRPr="00383BD5" w14:paraId="4F2B7C21" w14:textId="77777777" w:rsidTr="00D260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177AF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UM-03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93FCE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As a user, I want to reset my password via email so that I can recover my account.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18367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AB76B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When “Forgot password” is used, a reset token/link is generated and sent to the registered email; using the link allows setting a new password; login with the new password works and old tokens are invalid.</w:t>
            </w:r>
          </w:p>
        </w:tc>
      </w:tr>
      <w:tr w:rsidR="00D26080" w:rsidRPr="00383BD5" w14:paraId="41D651E2" w14:textId="77777777" w:rsidTr="00D260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5EC5B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UM-04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94E40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As a user, I want to edit my profile (age, weight, height, gender, fitness goal) so that my plan stays relevant.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BDC5F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1EA4C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Profile screen shows current data; edits are saved; reopening the profile shows the updated values; these values are used in calculations where required (e.g., wellness score).</w:t>
            </w:r>
          </w:p>
        </w:tc>
      </w:tr>
      <w:tr w:rsidR="00D26080" w:rsidRPr="00383BD5" w14:paraId="0CBB7175" w14:textId="77777777" w:rsidTr="00D260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010A2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UM-05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B0645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As a user, I want to set my dietary preferences (e.g., vegetarian, allergies) so that the app respects my needs.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C62BA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4555B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User can select dietary preferences; these are stored in preferences; any future features that filter foods can access this information.</w:t>
            </w:r>
          </w:p>
        </w:tc>
      </w:tr>
      <w:tr w:rsidR="00D26080" w:rsidRPr="00383BD5" w14:paraId="485D0184" w14:textId="77777777" w:rsidTr="00D260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C507A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lastRenderedPageBreak/>
              <w:t>UM-06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809ED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As a user, I want to configure notification, language, and time zone so that the app behaves the way I like.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18605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F14C7" w14:textId="77777777" w:rsidR="00D26080" w:rsidRPr="00383BD5" w:rsidRDefault="00D26080" w:rsidP="005F1FE6">
            <w:pPr>
              <w:rPr>
                <w:rFonts w:cs="Times New Roman"/>
              </w:rPr>
            </w:pPr>
            <w:r w:rsidRPr="00383BD5">
              <w:rPr>
                <w:rFonts w:cs="Times New Roman"/>
              </w:rPr>
              <w:t>User can change notification toggle, select language and time zone; settings persist after app restart; notifications obey the chosen settings.</w:t>
            </w:r>
          </w:p>
        </w:tc>
      </w:tr>
    </w:tbl>
    <w:p w14:paraId="428C4F88" w14:textId="77777777" w:rsidR="00D26080" w:rsidRPr="00D26080" w:rsidRDefault="00D26080" w:rsidP="00D26080"/>
    <w:p w14:paraId="16DCCCDB" w14:textId="28ED8CB0" w:rsidR="00ED40D5" w:rsidRDefault="00ED40D5" w:rsidP="00ED40D5">
      <w:pPr>
        <w:pStyle w:val="Heading2"/>
        <w:numPr>
          <w:ilvl w:val="1"/>
          <w:numId w:val="1"/>
        </w:numPr>
      </w:pPr>
      <w:r>
        <w:t>Diagrams:</w:t>
      </w:r>
    </w:p>
    <w:p w14:paraId="665053D3" w14:textId="77777777" w:rsidR="00D26080" w:rsidRDefault="00D26080" w:rsidP="00D26080">
      <w:pPr>
        <w:keepNext/>
        <w:jc w:val="center"/>
      </w:pPr>
      <w:r>
        <w:rPr>
          <w:noProof/>
        </w:rPr>
        <w:drawing>
          <wp:inline distT="0" distB="0" distL="0" distR="0" wp14:anchorId="17D120C1" wp14:editId="5F60E7BA">
            <wp:extent cx="5196840" cy="3963701"/>
            <wp:effectExtent l="0" t="0" r="3810" b="0"/>
            <wp:docPr id="53133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32243" name="Picture 5313322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088" cy="396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1393" w14:textId="1A518FD0" w:rsidR="00D26080" w:rsidRDefault="00D26080" w:rsidP="00D26080">
      <w:pPr>
        <w:pStyle w:val="Caption"/>
        <w:jc w:val="center"/>
      </w:pPr>
      <w:r>
        <w:t xml:space="preserve">User Management </w:t>
      </w:r>
      <w:fldSimple w:instr=" SEQ User_Management \* ARABIC ">
        <w:r>
          <w:rPr>
            <w:noProof/>
          </w:rPr>
          <w:t>1</w:t>
        </w:r>
      </w:fldSimple>
      <w:r>
        <w:t>: Use Case Diagram</w:t>
      </w:r>
    </w:p>
    <w:p w14:paraId="450270A5" w14:textId="77777777" w:rsidR="00D26080" w:rsidRDefault="00D26080" w:rsidP="00D26080"/>
    <w:p w14:paraId="1950E968" w14:textId="77777777" w:rsidR="00D26080" w:rsidRDefault="00D26080" w:rsidP="00D26080"/>
    <w:p w14:paraId="1B68C405" w14:textId="77777777" w:rsidR="00D26080" w:rsidRDefault="00D26080" w:rsidP="00D26080"/>
    <w:p w14:paraId="3BFC6B96" w14:textId="77777777" w:rsidR="00D26080" w:rsidRDefault="00D26080" w:rsidP="00D26080"/>
    <w:p w14:paraId="7EF4F148" w14:textId="77777777" w:rsidR="00D26080" w:rsidRDefault="00D26080" w:rsidP="00D26080"/>
    <w:p w14:paraId="3E788C5C" w14:textId="77777777" w:rsidR="00D26080" w:rsidRDefault="00D26080" w:rsidP="00D2608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F3810C" wp14:editId="3BCA6A68">
            <wp:extent cx="3609941" cy="4916617"/>
            <wp:effectExtent l="0" t="0" r="0" b="0"/>
            <wp:docPr id="657297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97919" name="Picture 6572979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531" cy="49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FB1A" w14:textId="396D3EAF" w:rsidR="00D26080" w:rsidRDefault="00D26080" w:rsidP="00D26080">
      <w:pPr>
        <w:pStyle w:val="Caption"/>
        <w:jc w:val="center"/>
      </w:pPr>
      <w:r>
        <w:t xml:space="preserve">User Management </w:t>
      </w:r>
      <w:fldSimple w:instr=" SEQ User_Management \* ARABIC ">
        <w:r>
          <w:rPr>
            <w:noProof/>
          </w:rPr>
          <w:t>2</w:t>
        </w:r>
      </w:fldSimple>
      <w:r>
        <w:t>: Activity Diagram</w:t>
      </w:r>
    </w:p>
    <w:p w14:paraId="56393781" w14:textId="45116845" w:rsidR="00D26080" w:rsidRPr="002B1379" w:rsidDel="002B1379" w:rsidRDefault="00D26080" w:rsidP="00D26080">
      <w:pPr>
        <w:rPr>
          <w:del w:id="0" w:author="Manandhar, Luja Ratna" w:date="2025-12-25T23:06:00Z" w16du:dateUtc="2025-12-25T17:21:00Z"/>
          <w:rPrChange w:id="1" w:author="Manandhar, Luja Ratna" w:date="2025-12-25T23:06:00Z" w16du:dateUtc="2025-12-25T17:21:00Z">
            <w:rPr>
              <w:del w:id="2" w:author="Manandhar, Luja Ratna" w:date="2025-12-25T23:06:00Z" w16du:dateUtc="2025-12-25T17:21:00Z"/>
              <w:i/>
              <w:iCs/>
              <w:color w:val="44546A" w:themeColor="text2"/>
              <w:sz w:val="18"/>
              <w:szCs w:val="18"/>
            </w:rPr>
          </w:rPrChange>
        </w:rPr>
      </w:pPr>
      <w:r>
        <w:br w:type="page"/>
      </w:r>
    </w:p>
    <w:p w14:paraId="76230B16" w14:textId="2B238527" w:rsidR="00D26080" w:rsidRPr="00D26080" w:rsidRDefault="00D26080" w:rsidP="002B1379">
      <w:pPr>
        <w:pPrChange w:id="3" w:author="Manandhar, Luja Ratna" w:date="2025-12-25T23:06:00Z" w16du:dateUtc="2025-12-25T17:21:00Z">
          <w:pPr>
            <w:pStyle w:val="Caption"/>
            <w:jc w:val="center"/>
          </w:pPr>
        </w:pPrChange>
      </w:pPr>
    </w:p>
    <w:p w14:paraId="3CF6BC0F" w14:textId="71D6632D" w:rsidR="00ED40D5" w:rsidRDefault="00ED40D5" w:rsidP="00ED40D5">
      <w:pPr>
        <w:pStyle w:val="Heading2"/>
        <w:numPr>
          <w:ilvl w:val="1"/>
          <w:numId w:val="1"/>
        </w:numPr>
      </w:pPr>
      <w:r>
        <w:t>Test Plan:</w:t>
      </w:r>
    </w:p>
    <w:p w14:paraId="4811E6F7" w14:textId="61B978E7" w:rsidR="00ED40D5" w:rsidRPr="00ED40D5" w:rsidRDefault="00ED40D5" w:rsidP="00ED40D5">
      <w:pPr>
        <w:rPr>
          <w:rFonts w:eastAsiaTheme="majorEastAsia" w:cstheme="majorBidi"/>
          <w:color w:val="000000" w:themeColor="text1"/>
          <w:sz w:val="26"/>
          <w:szCs w:val="32"/>
        </w:rPr>
      </w:pPr>
      <w:r>
        <w:br w:type="page"/>
      </w:r>
    </w:p>
    <w:p w14:paraId="607D2B18" w14:textId="08654D38" w:rsidR="00ED40D5" w:rsidRDefault="00ED40D5" w:rsidP="00ED40D5">
      <w:pPr>
        <w:pStyle w:val="Heading1"/>
        <w:numPr>
          <w:ilvl w:val="0"/>
          <w:numId w:val="1"/>
        </w:numPr>
      </w:pPr>
      <w:r>
        <w:lastRenderedPageBreak/>
        <w:t>Nutrition Tracking</w:t>
      </w:r>
    </w:p>
    <w:p w14:paraId="13766723" w14:textId="558CF38D" w:rsidR="00ED40D5" w:rsidRDefault="00ED40D5" w:rsidP="00ED40D5">
      <w:pPr>
        <w:pStyle w:val="Heading2"/>
        <w:numPr>
          <w:ilvl w:val="1"/>
          <w:numId w:val="1"/>
        </w:numPr>
      </w:pPr>
      <w:r>
        <w:t>SRS:</w:t>
      </w:r>
    </w:p>
    <w:p w14:paraId="262B8478" w14:textId="6768964F" w:rsidR="00ED40D5" w:rsidRDefault="00ED40D5" w:rsidP="00ED40D5">
      <w:pPr>
        <w:pStyle w:val="Heading2"/>
        <w:numPr>
          <w:ilvl w:val="1"/>
          <w:numId w:val="1"/>
        </w:numPr>
      </w:pPr>
      <w:r>
        <w:t>Diagrams:</w:t>
      </w:r>
    </w:p>
    <w:p w14:paraId="735F4466" w14:textId="054FDC86" w:rsidR="00ED40D5" w:rsidRDefault="00ED40D5" w:rsidP="00ED40D5">
      <w:pPr>
        <w:pStyle w:val="Heading2"/>
        <w:numPr>
          <w:ilvl w:val="1"/>
          <w:numId w:val="1"/>
        </w:numPr>
      </w:pPr>
      <w:r>
        <w:t>Test Plan:</w:t>
      </w:r>
    </w:p>
    <w:p w14:paraId="0780AAD1" w14:textId="77777777" w:rsidR="00ED40D5" w:rsidRDefault="00ED40D5" w:rsidP="00ED40D5">
      <w:pPr>
        <w:pStyle w:val="Heading1"/>
        <w:numPr>
          <w:ilvl w:val="0"/>
          <w:numId w:val="1"/>
        </w:numPr>
      </w:pPr>
      <w:r>
        <w:t>Workout Tracking</w:t>
      </w:r>
    </w:p>
    <w:p w14:paraId="54C3F0FD" w14:textId="7037FBA2" w:rsidR="00ED40D5" w:rsidRDefault="00ED40D5" w:rsidP="00ED40D5">
      <w:pPr>
        <w:pStyle w:val="Heading2"/>
        <w:numPr>
          <w:ilvl w:val="1"/>
          <w:numId w:val="1"/>
        </w:numPr>
      </w:pPr>
      <w:r>
        <w:t>SRS:</w:t>
      </w:r>
    </w:p>
    <w:p w14:paraId="34A351A1" w14:textId="0E6DE091" w:rsidR="00ED40D5" w:rsidRDefault="00ED40D5" w:rsidP="00ED40D5">
      <w:pPr>
        <w:pStyle w:val="Heading2"/>
        <w:numPr>
          <w:ilvl w:val="1"/>
          <w:numId w:val="1"/>
        </w:numPr>
      </w:pPr>
      <w:r>
        <w:t>Diagrams:</w:t>
      </w:r>
    </w:p>
    <w:p w14:paraId="27146E41" w14:textId="4BAE7ADC" w:rsidR="00ED40D5" w:rsidRPr="00ED40D5" w:rsidRDefault="00ED40D5" w:rsidP="00ED40D5">
      <w:pPr>
        <w:pStyle w:val="Heading2"/>
        <w:numPr>
          <w:ilvl w:val="1"/>
          <w:numId w:val="1"/>
        </w:numPr>
      </w:pPr>
      <w:r>
        <w:t>Test Plan:</w:t>
      </w:r>
    </w:p>
    <w:p w14:paraId="16A38FC5" w14:textId="289A76B8" w:rsidR="00ED40D5" w:rsidRDefault="00ED40D5" w:rsidP="00ED40D5">
      <w:pPr>
        <w:pStyle w:val="Heading1"/>
        <w:numPr>
          <w:ilvl w:val="0"/>
          <w:numId w:val="1"/>
        </w:numPr>
      </w:pPr>
      <w:r>
        <w:t>Rep Count Module</w:t>
      </w:r>
    </w:p>
    <w:p w14:paraId="0877B1F1" w14:textId="394AC113" w:rsidR="00ED40D5" w:rsidRDefault="00ED40D5" w:rsidP="00ED40D5">
      <w:pPr>
        <w:pStyle w:val="Heading2"/>
        <w:numPr>
          <w:ilvl w:val="1"/>
          <w:numId w:val="1"/>
        </w:numPr>
      </w:pPr>
      <w:r>
        <w:t>SRS:</w:t>
      </w:r>
    </w:p>
    <w:p w14:paraId="6CA31E48" w14:textId="08E26EC3" w:rsidR="00ED40D5" w:rsidRDefault="00ED40D5" w:rsidP="00ED40D5">
      <w:pPr>
        <w:pStyle w:val="Heading2"/>
        <w:numPr>
          <w:ilvl w:val="1"/>
          <w:numId w:val="1"/>
        </w:numPr>
      </w:pPr>
      <w:r>
        <w:t>Diagrams:</w:t>
      </w:r>
    </w:p>
    <w:p w14:paraId="6323DBD0" w14:textId="03C50D07" w:rsidR="00ED40D5" w:rsidRPr="00ED40D5" w:rsidRDefault="00ED40D5" w:rsidP="00ED40D5">
      <w:pPr>
        <w:pStyle w:val="Heading2"/>
        <w:numPr>
          <w:ilvl w:val="1"/>
          <w:numId w:val="1"/>
        </w:numPr>
      </w:pPr>
      <w:r>
        <w:t>Test Plan:</w:t>
      </w:r>
    </w:p>
    <w:p w14:paraId="6BB07F59" w14:textId="6954E584" w:rsidR="00ED40D5" w:rsidRDefault="00ED40D5" w:rsidP="00ED40D5">
      <w:pPr>
        <w:pStyle w:val="Heading1"/>
        <w:numPr>
          <w:ilvl w:val="0"/>
          <w:numId w:val="1"/>
        </w:numPr>
      </w:pPr>
      <w:r>
        <w:t>Challenge and Gamification</w:t>
      </w:r>
    </w:p>
    <w:p w14:paraId="1C5E0C2E" w14:textId="7B597068" w:rsidR="00ED40D5" w:rsidRDefault="00ED40D5" w:rsidP="00ED40D5">
      <w:pPr>
        <w:pStyle w:val="Heading2"/>
        <w:numPr>
          <w:ilvl w:val="1"/>
          <w:numId w:val="1"/>
        </w:numPr>
      </w:pPr>
      <w:r>
        <w:t>SRS:</w:t>
      </w:r>
    </w:p>
    <w:p w14:paraId="2106840A" w14:textId="30A6157A" w:rsidR="00ED40D5" w:rsidRDefault="00ED40D5" w:rsidP="00ED40D5">
      <w:pPr>
        <w:pStyle w:val="Heading2"/>
        <w:numPr>
          <w:ilvl w:val="1"/>
          <w:numId w:val="1"/>
        </w:numPr>
      </w:pPr>
      <w:r>
        <w:t>Diagrams:</w:t>
      </w:r>
    </w:p>
    <w:p w14:paraId="104A2294" w14:textId="3C2EC937" w:rsidR="00ED40D5" w:rsidRDefault="00ED40D5" w:rsidP="00ED40D5">
      <w:pPr>
        <w:pStyle w:val="Heading2"/>
        <w:numPr>
          <w:ilvl w:val="1"/>
          <w:numId w:val="1"/>
        </w:numPr>
      </w:pPr>
      <w:r>
        <w:t>Test Plan:</w:t>
      </w:r>
    </w:p>
    <w:p w14:paraId="51D9DE92" w14:textId="77777777" w:rsidR="00ED40D5" w:rsidRPr="00ED40D5" w:rsidRDefault="00ED40D5" w:rsidP="00ED40D5"/>
    <w:p w14:paraId="0A903CD1" w14:textId="20BC432C" w:rsidR="00ED40D5" w:rsidRDefault="00ED40D5" w:rsidP="00ED40D5">
      <w:pPr>
        <w:pStyle w:val="Heading1"/>
        <w:numPr>
          <w:ilvl w:val="0"/>
          <w:numId w:val="1"/>
        </w:numPr>
      </w:pPr>
      <w:r>
        <w:lastRenderedPageBreak/>
        <w:t>Community Module</w:t>
      </w:r>
    </w:p>
    <w:p w14:paraId="5BBF7C08" w14:textId="58BDAC49" w:rsidR="00ED40D5" w:rsidRDefault="00ED40D5" w:rsidP="00ED40D5">
      <w:pPr>
        <w:pStyle w:val="Heading2"/>
        <w:numPr>
          <w:ilvl w:val="1"/>
          <w:numId w:val="1"/>
        </w:numPr>
      </w:pPr>
      <w:r>
        <w:t>SRS:</w:t>
      </w:r>
    </w:p>
    <w:p w14:paraId="0435A281" w14:textId="2A3E0B3D" w:rsidR="00ED40D5" w:rsidRDefault="00ED40D5" w:rsidP="00ED40D5">
      <w:pPr>
        <w:pStyle w:val="Heading2"/>
        <w:numPr>
          <w:ilvl w:val="1"/>
          <w:numId w:val="1"/>
        </w:numPr>
      </w:pPr>
      <w:r>
        <w:t>Diagrams:</w:t>
      </w:r>
    </w:p>
    <w:p w14:paraId="5E74F5A5" w14:textId="2028FAFC" w:rsidR="00ED40D5" w:rsidRPr="00ED40D5" w:rsidRDefault="00ED40D5" w:rsidP="00ED40D5">
      <w:pPr>
        <w:pStyle w:val="Heading2"/>
        <w:numPr>
          <w:ilvl w:val="1"/>
          <w:numId w:val="1"/>
        </w:numPr>
      </w:pPr>
      <w:r>
        <w:t>Test Plan:</w:t>
      </w:r>
    </w:p>
    <w:p w14:paraId="7DF76A1C" w14:textId="293CDF80" w:rsidR="00ED40D5" w:rsidRDefault="00ED40D5" w:rsidP="00ED40D5">
      <w:pPr>
        <w:pStyle w:val="Heading1"/>
        <w:numPr>
          <w:ilvl w:val="0"/>
          <w:numId w:val="1"/>
        </w:numPr>
      </w:pPr>
      <w:r>
        <w:t>Progress Reports and Analytics</w:t>
      </w:r>
    </w:p>
    <w:p w14:paraId="0506EC19" w14:textId="219B8531" w:rsidR="00ED40D5" w:rsidRDefault="00ED40D5" w:rsidP="00ED40D5">
      <w:pPr>
        <w:pStyle w:val="Heading2"/>
        <w:numPr>
          <w:ilvl w:val="1"/>
          <w:numId w:val="1"/>
        </w:numPr>
      </w:pPr>
      <w:r>
        <w:t>SRS:</w:t>
      </w:r>
    </w:p>
    <w:p w14:paraId="5CFA02AF" w14:textId="60CA0FCD" w:rsidR="00ED40D5" w:rsidRDefault="00ED40D5" w:rsidP="00ED40D5">
      <w:pPr>
        <w:pStyle w:val="Heading2"/>
        <w:numPr>
          <w:ilvl w:val="1"/>
          <w:numId w:val="1"/>
        </w:numPr>
      </w:pPr>
      <w:r>
        <w:t>Diagrams:</w:t>
      </w:r>
    </w:p>
    <w:p w14:paraId="5306098C" w14:textId="73FF11C0" w:rsidR="00ED40D5" w:rsidRPr="00ED40D5" w:rsidRDefault="00ED40D5" w:rsidP="00ED40D5">
      <w:pPr>
        <w:pStyle w:val="Heading2"/>
        <w:numPr>
          <w:ilvl w:val="1"/>
          <w:numId w:val="1"/>
        </w:numPr>
      </w:pPr>
      <w:r>
        <w:t>Test Plan:</w:t>
      </w:r>
    </w:p>
    <w:p w14:paraId="68F91EAC" w14:textId="36D61DD5" w:rsidR="00ED40D5" w:rsidRDefault="00ED40D5" w:rsidP="00ED40D5">
      <w:pPr>
        <w:pStyle w:val="Heading1"/>
        <w:numPr>
          <w:ilvl w:val="0"/>
          <w:numId w:val="1"/>
        </w:numPr>
      </w:pPr>
      <w:r>
        <w:t>Payment Integration</w:t>
      </w:r>
    </w:p>
    <w:p w14:paraId="17EAA52E" w14:textId="77777777" w:rsidR="00ED40D5" w:rsidRDefault="00ED40D5" w:rsidP="00ED40D5">
      <w:pPr>
        <w:pStyle w:val="Heading2"/>
        <w:numPr>
          <w:ilvl w:val="1"/>
          <w:numId w:val="1"/>
        </w:numPr>
      </w:pPr>
      <w:r>
        <w:t>SRS:</w:t>
      </w:r>
    </w:p>
    <w:p w14:paraId="1FCF84D8" w14:textId="77777777" w:rsidR="00ED40D5" w:rsidRDefault="00ED40D5" w:rsidP="00ED40D5">
      <w:pPr>
        <w:pStyle w:val="Heading2"/>
        <w:numPr>
          <w:ilvl w:val="1"/>
          <w:numId w:val="1"/>
        </w:numPr>
      </w:pPr>
      <w:r>
        <w:t>Diagrams:</w:t>
      </w:r>
    </w:p>
    <w:p w14:paraId="77280F9B" w14:textId="77777777" w:rsidR="00ED40D5" w:rsidRPr="00ED40D5" w:rsidRDefault="00ED40D5" w:rsidP="00ED40D5">
      <w:pPr>
        <w:pStyle w:val="Heading2"/>
        <w:numPr>
          <w:ilvl w:val="1"/>
          <w:numId w:val="1"/>
        </w:numPr>
      </w:pPr>
      <w:r>
        <w:t>Test Plan:</w:t>
      </w:r>
    </w:p>
    <w:p w14:paraId="62C0BBAA" w14:textId="26D1C54D" w:rsidR="00ED40D5" w:rsidRDefault="00ED40D5" w:rsidP="00ED40D5">
      <w:pPr>
        <w:pStyle w:val="Heading1"/>
        <w:numPr>
          <w:ilvl w:val="0"/>
          <w:numId w:val="1"/>
        </w:numPr>
      </w:pPr>
      <w:r>
        <w:t>Gym Discovery and Membership</w:t>
      </w:r>
    </w:p>
    <w:p w14:paraId="5687B35A" w14:textId="77777777" w:rsidR="00ED40D5" w:rsidRDefault="00ED40D5" w:rsidP="00ED40D5">
      <w:pPr>
        <w:pStyle w:val="Heading2"/>
        <w:numPr>
          <w:ilvl w:val="1"/>
          <w:numId w:val="1"/>
        </w:numPr>
      </w:pPr>
      <w:r>
        <w:t>SRS:</w:t>
      </w:r>
    </w:p>
    <w:p w14:paraId="2EF877C3" w14:textId="77777777" w:rsidR="00ED40D5" w:rsidRDefault="00ED40D5" w:rsidP="00ED40D5">
      <w:pPr>
        <w:pStyle w:val="Heading2"/>
        <w:numPr>
          <w:ilvl w:val="1"/>
          <w:numId w:val="1"/>
        </w:numPr>
      </w:pPr>
      <w:r>
        <w:t>Diagrams:</w:t>
      </w:r>
    </w:p>
    <w:p w14:paraId="0D17352E" w14:textId="77777777" w:rsidR="00ED40D5" w:rsidRPr="00ED40D5" w:rsidRDefault="00ED40D5" w:rsidP="00ED40D5">
      <w:pPr>
        <w:pStyle w:val="Heading2"/>
        <w:numPr>
          <w:ilvl w:val="1"/>
          <w:numId w:val="1"/>
        </w:numPr>
      </w:pPr>
      <w:r>
        <w:t>Test Plan:</w:t>
      </w:r>
    </w:p>
    <w:p w14:paraId="2BAE3DDB" w14:textId="77777777" w:rsidR="00ED40D5" w:rsidRPr="00ED40D5" w:rsidRDefault="00ED40D5" w:rsidP="00ED40D5"/>
    <w:p w14:paraId="13845FB9" w14:textId="77777777" w:rsidR="00ED40D5" w:rsidRPr="00ED40D5" w:rsidRDefault="00ED40D5" w:rsidP="00ED40D5"/>
    <w:sectPr w:rsidR="00ED40D5" w:rsidRPr="00ED40D5" w:rsidSect="001C24FB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E264B" w14:textId="77777777" w:rsidR="005079C8" w:rsidRDefault="005079C8" w:rsidP="001C24FB">
      <w:pPr>
        <w:spacing w:after="0" w:line="240" w:lineRule="auto"/>
      </w:pPr>
      <w:r>
        <w:separator/>
      </w:r>
    </w:p>
  </w:endnote>
  <w:endnote w:type="continuationSeparator" w:id="0">
    <w:p w14:paraId="7DAC7C4C" w14:textId="77777777" w:rsidR="005079C8" w:rsidRDefault="005079C8" w:rsidP="001C2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xima Nova">
    <w:altName w:val="Tahom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D3C6" w14:textId="5D853543" w:rsidR="001C24FB" w:rsidRDefault="001C24FB">
    <w:pPr>
      <w:pStyle w:val="Footer"/>
      <w:jc w:val="right"/>
    </w:pPr>
  </w:p>
  <w:p w14:paraId="5FDA4547" w14:textId="77777777" w:rsidR="001C24FB" w:rsidRDefault="001C24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82382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F72BEC" w14:textId="77777777" w:rsidR="001C24FB" w:rsidRDefault="001C24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CF299" w14:textId="77777777" w:rsidR="001C24FB" w:rsidRDefault="001C2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FDF86" w14:textId="77777777" w:rsidR="005079C8" w:rsidRDefault="005079C8" w:rsidP="001C24FB">
      <w:pPr>
        <w:spacing w:after="0" w:line="240" w:lineRule="auto"/>
      </w:pPr>
      <w:r>
        <w:separator/>
      </w:r>
    </w:p>
  </w:footnote>
  <w:footnote w:type="continuationSeparator" w:id="0">
    <w:p w14:paraId="2BB545BF" w14:textId="77777777" w:rsidR="005079C8" w:rsidRDefault="005079C8" w:rsidP="001C2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2060C"/>
    <w:multiLevelType w:val="multilevel"/>
    <w:tmpl w:val="C8B45E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280883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nandhar, Luja Ratna">
    <w15:presenceInfo w15:providerId="AD" w15:userId="S::L.R.Manandhar@wlv.ac.uk::49ed329b-fe9b-473c-a44a-a1a5b1418f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0E"/>
    <w:rsid w:val="00057BB2"/>
    <w:rsid w:val="000E7FD2"/>
    <w:rsid w:val="00190D52"/>
    <w:rsid w:val="001C24FB"/>
    <w:rsid w:val="002B1379"/>
    <w:rsid w:val="005079C8"/>
    <w:rsid w:val="00AD730E"/>
    <w:rsid w:val="00B102DE"/>
    <w:rsid w:val="00D26080"/>
    <w:rsid w:val="00D74697"/>
    <w:rsid w:val="00ED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10C4"/>
  <w15:chartTrackingRefBased/>
  <w15:docId w15:val="{709F7EE6-F3DD-48CC-A1F4-8E46D670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30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4FB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0D5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4FB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0D5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3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7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C24FB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2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4F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C2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4FB"/>
    <w:rPr>
      <w:rFonts w:ascii="Times New Roman" w:hAnsi="Times New Roman"/>
    </w:rPr>
  </w:style>
  <w:style w:type="paragraph" w:customStyle="1" w:styleId="Heading30">
    <w:name w:val="Heading3"/>
    <w:basedOn w:val="Title"/>
    <w:link w:val="Heading3Char0"/>
    <w:qFormat/>
    <w:rsid w:val="001C24FB"/>
    <w:rPr>
      <w:rFonts w:ascii="Times New Roman" w:hAnsi="Times New Roman"/>
      <w:sz w:val="24"/>
    </w:rPr>
  </w:style>
  <w:style w:type="character" w:customStyle="1" w:styleId="Heading3Char0">
    <w:name w:val="Heading3 Char"/>
    <w:basedOn w:val="TitleChar"/>
    <w:link w:val="Heading30"/>
    <w:rsid w:val="001C24FB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D260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D26080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8C3EDA9-03D9-4877-93F8-7BE3C7D27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Manandhar, Luja Ratna</dc:creator>
  <cp:keywords/>
  <dc:description/>
  <cp:lastModifiedBy>Manandhar, Luja Ratna</cp:lastModifiedBy>
  <cp:revision>1</cp:revision>
  <dcterms:created xsi:type="dcterms:W3CDTF">2025-12-25T16:14:00Z</dcterms:created>
  <dcterms:modified xsi:type="dcterms:W3CDTF">2025-12-25T17:22:00Z</dcterms:modified>
</cp:coreProperties>
</file>